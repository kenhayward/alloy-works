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3C165" w14:textId="7496ACA5" w:rsidR="003104B9" w:rsidRDefault="001C768B" w:rsidP="001C768B">
      <w:pPr>
        <w:pStyle w:val="Heading1"/>
      </w:pPr>
      <w:r>
        <w:t>This is a numbered heading</w:t>
      </w:r>
    </w:p>
    <w:p w14:paraId="2CA07BB5" w14:textId="77777777" w:rsidR="001C768B" w:rsidRDefault="001C768B"/>
    <w:p w14:paraId="6240C1A7" w14:textId="131E43BE" w:rsidR="001C768B" w:rsidRDefault="001C768B" w:rsidP="001C768B">
      <w:r>
        <w:t xml:space="preserve">This is a paragraph </w:t>
      </w:r>
      <w:r>
        <w:rPr>
          <w:rStyle w:val="FootnoteReference"/>
        </w:rPr>
        <w:footnoteReference w:id="1"/>
      </w:r>
      <w:r>
        <w:t>that contains a footnote This is a paragraph that contains a footnote</w:t>
      </w:r>
      <w:r>
        <w:t xml:space="preserve"> </w:t>
      </w:r>
      <w:r>
        <w:t xml:space="preserve">This is a paragraph that contains a </w:t>
      </w:r>
      <w:r>
        <w:fldChar w:fldCharType="begin"/>
      </w:r>
      <w:r>
        <w:instrText xml:space="preserve"> REF _Ref239946383 \w \h </w:instrText>
      </w:r>
      <w:r>
        <w:fldChar w:fldCharType="separate"/>
      </w:r>
      <w:r>
        <w:t>2</w:t>
      </w:r>
      <w:r>
        <w:fldChar w:fldCharType="end"/>
      </w:r>
      <w:r>
        <w:t xml:space="preserve">This is a </w:t>
      </w:r>
      <w:commentRangeStart w:id="0"/>
      <w:r>
        <w:t>paragraph t</w:t>
      </w:r>
      <w:commentRangeEnd w:id="0"/>
      <w:r w:rsidR="00644629">
        <w:rPr>
          <w:rStyle w:val="CommentReference"/>
          <w:sz w:val="24"/>
          <w:szCs w:val="24"/>
        </w:rPr>
        <w:commentReference w:id="0"/>
      </w:r>
      <w:r>
        <w:t>hat contains a</w:t>
      </w:r>
      <w:ins w:id="1" w:author="Grace Hopper" w:date="2026-09-10T15:27:00Z" w16du:dateUtc="2026-09-10T14:27:00Z">
        <w:r w:rsidR="00644629">
          <w:t xml:space="preserve"> new</w:t>
        </w:r>
      </w:ins>
      <w:r>
        <w:t xml:space="preserve"> </w:t>
      </w:r>
      <w:del w:id="2" w:author="Grace Hopper" w:date="2026-09-10T15:27:00Z" w16du:dateUtc="2026-09-10T14:27:00Z">
        <w:r w:rsidDel="00644629">
          <w:delText>footnote</w:delText>
        </w:r>
        <w:r w:rsidDel="00644629">
          <w:delText xml:space="preserve"> </w:delText>
        </w:r>
      </w:del>
      <w:ins w:id="3" w:author="Grace Hopper" w:date="2026-09-10T15:27:00Z" w16du:dateUtc="2026-09-10T14:27:00Z">
        <w:r w:rsidR="00644629">
          <w:t xml:space="preserve">xref </w:t>
        </w:r>
      </w:ins>
      <w:r>
        <w:t>This is a paragraph that contains a footnote</w:t>
      </w:r>
      <w:r>
        <w:t xml:space="preserve"> </w:t>
      </w:r>
      <w:r>
        <w:t>This is a paragraph that contains a footnote</w:t>
      </w:r>
    </w:p>
    <w:p w14:paraId="4A7A1313" w14:textId="693DF370" w:rsidR="001C768B" w:rsidRDefault="001C768B" w:rsidP="001C768B"/>
    <w:p w14:paraId="68ABE1EA" w14:textId="15EDDB64" w:rsidR="001C768B" w:rsidRDefault="001C768B" w:rsidP="001C768B">
      <w:pPr>
        <w:pStyle w:val="Heading1"/>
      </w:pPr>
      <w:bookmarkStart w:id="4" w:name="_Ref239946383"/>
      <w:r>
        <w:t>This is a cross referenced heading</w:t>
      </w:r>
      <w:bookmarkEnd w:id="4"/>
    </w:p>
    <w:p w14:paraId="6903C6EC" w14:textId="77777777" w:rsidR="001C768B" w:rsidRDefault="001C768B" w:rsidP="001C768B"/>
    <w:sectPr w:rsidR="001C7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race Hopper" w:date="2026-09-10T15:27:00Z" w:initials="GH">
    <w:p w14:paraId="65BF1017" w14:textId="77777777" w:rsidR="00644629" w:rsidRDefault="00644629" w:rsidP="00644629">
      <w:pPr>
        <w:pStyle w:val="CommentText"/>
      </w:pPr>
      <w:r>
        <w:rPr>
          <w:rStyle w:val="CommentReference"/>
        </w:rPr>
        <w:annotationRef/>
      </w:r>
      <w:r>
        <w:t>I am a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5BF101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05A489B" w16cex:dateUtc="2026-09-10T14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5BF1017" w16cid:durableId="105A489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34499" w14:textId="77777777" w:rsidR="00003628" w:rsidRDefault="00003628" w:rsidP="001C768B">
      <w:pPr>
        <w:spacing w:after="0" w:line="240" w:lineRule="auto"/>
      </w:pPr>
      <w:r>
        <w:separator/>
      </w:r>
    </w:p>
  </w:endnote>
  <w:endnote w:type="continuationSeparator" w:id="0">
    <w:p w14:paraId="46D0F66E" w14:textId="77777777" w:rsidR="00003628" w:rsidRDefault="00003628" w:rsidP="001C7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E5099" w14:textId="77777777" w:rsidR="00003628" w:rsidRDefault="00003628" w:rsidP="001C768B">
      <w:pPr>
        <w:spacing w:after="0" w:line="240" w:lineRule="auto"/>
      </w:pPr>
      <w:r>
        <w:separator/>
      </w:r>
    </w:p>
  </w:footnote>
  <w:footnote w:type="continuationSeparator" w:id="0">
    <w:p w14:paraId="314FE504" w14:textId="77777777" w:rsidR="00003628" w:rsidRDefault="00003628" w:rsidP="001C768B">
      <w:pPr>
        <w:spacing w:after="0" w:line="240" w:lineRule="auto"/>
      </w:pPr>
      <w:r>
        <w:continuationSeparator/>
      </w:r>
    </w:p>
  </w:footnote>
  <w:footnote w:id="1">
    <w:p w14:paraId="3BB10035" w14:textId="739176D9" w:rsidR="001C768B" w:rsidRPr="001C768B" w:rsidRDefault="001C768B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I am a footnote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77D48"/>
    <w:multiLevelType w:val="hybridMultilevel"/>
    <w:tmpl w:val="FCDAE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C094C"/>
    <w:multiLevelType w:val="hybridMultilevel"/>
    <w:tmpl w:val="C81C61FC"/>
    <w:lvl w:ilvl="0" w:tplc="91920946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208556">
    <w:abstractNumId w:val="0"/>
  </w:num>
  <w:num w:numId="2" w16cid:durableId="12459046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race Hopper"/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8B"/>
    <w:rsid w:val="00003628"/>
    <w:rsid w:val="001C768B"/>
    <w:rsid w:val="003104B9"/>
    <w:rsid w:val="00644629"/>
    <w:rsid w:val="006B696D"/>
    <w:rsid w:val="007353C1"/>
    <w:rsid w:val="00CC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85BE5"/>
  <w15:chartTrackingRefBased/>
  <w15:docId w15:val="{E85D21C8-7CA2-4512-926D-EB9AEE907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68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68B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76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768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768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6446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46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46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46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462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446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FD3B5-24CB-457B-97B7-17AFD8365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Hopper</dc:creator>
  <cp:keywords/>
  <dc:description/>
  <cp:lastModifiedBy>Grace Hopper</cp:lastModifiedBy>
  <cp:revision>2</cp:revision>
  <dcterms:created xsi:type="dcterms:W3CDTF">2026-09-10T14:22:00Z</dcterms:created>
  <dcterms:modified xsi:type="dcterms:W3CDTF">2026-09-10T14:27:00Z</dcterms:modified>
</cp:coreProperties>
</file>